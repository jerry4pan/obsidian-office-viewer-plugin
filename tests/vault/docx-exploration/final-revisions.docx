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 w14:paraId="30000001">
      <w:r>
        <w:t>Approved </w:t>
      </w:r>
      <w:ins w:id="1">
        <w:r>
          <w:t>new language</w:t>
        </w:r>
      </w:ins>
      <w:del w:id="2">
        <w:r>
          <w:delText>old language</w:delText>
        </w:r>
      </w:del>
      <w:r>
        <w:rPr>
          <w:vanish/>
        </w:rPr>
        <w:t> hidden text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/Relationships>
</file>